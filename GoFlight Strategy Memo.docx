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b w:val="1"/>
          <w:bCs w:val="1"/>
          <w:sz w:val="56"/>
          <w:szCs w:val="56"/>
          <w:rtl w:val="0"/>
        </w:rPr>
        <w:t xml:space="preserve">GoFlight</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color w:val="555555"/>
          <w:sz w:val="32"/>
          <w:szCs w:val="32"/>
          <w:rtl w:val="0"/>
        </w:rPr>
        <w:t xml:space="preserve">Strategy Memo</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i w:val="1"/>
          <w:iCs w:val="1"/>
          <w:color w:val="777777"/>
          <w:sz w:val="22"/>
          <w:szCs w:val="22"/>
          <w:rtl w:val="0"/>
        </w:rPr>
        <w:t xml:space="preserve">Working draft — for Murat, advisors, and potential design partners</w:t>
      </w:r>
      <w:r w:rsidDel="00000000" w:rsidR="00000000" w:rsidRPr="00000000">
        <w:rPr>
          <w:rtl w:val="0"/>
        </w:rPr>
      </w:r>
    </w:p>
    <w:p w:rsidR="00000000" w:rsidDel="00000000" w:rsidP="00000000" w:rsidRDefault="00000000" w:rsidRPr="00000000" w14:paraId="00000004">
      <w:pPr>
        <w:spacing w:after="360" w:before="0" w:lineRule="auto"/>
        <w:jc w:val="center"/>
        <w:rPr/>
      </w:pPr>
      <w:r w:rsidDel="00000000" w:rsidR="00000000" w:rsidRPr="00000000">
        <w:rPr>
          <w:color w:val="777777"/>
          <w:sz w:val="22"/>
          <w:szCs w:val="22"/>
          <w:rtl w:val="0"/>
        </w:rPr>
        <w:t xml:space="preserve">April 2026 · Jack Bradham</w:t>
      </w:r>
      <w:r w:rsidDel="00000000" w:rsidR="00000000" w:rsidRPr="00000000">
        <w:rPr>
          <w:rtl w:val="0"/>
        </w:rPr>
      </w:r>
    </w:p>
    <w:p w:rsidR="00000000" w:rsidDel="00000000" w:rsidP="00000000" w:rsidRDefault="00000000" w:rsidRPr="00000000" w14:paraId="00000005">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The pitch, in one line</w:t>
      </w:r>
    </w:p>
    <w:p w:rsidR="00000000" w:rsidDel="00000000" w:rsidP="00000000" w:rsidRDefault="00000000" w:rsidRPr="00000000" w14:paraId="00000007">
      <w:pPr>
        <w:pBdr>
          <w:left w:color="2e75b6" w:space="12" w:sz="12" w:val="single"/>
        </w:pBdr>
        <w:spacing w:after="120" w:before="120" w:lineRule="auto"/>
        <w:ind w:left="720" w:firstLine="0"/>
        <w:rPr/>
      </w:pPr>
      <w:commentRangeStart w:id="0"/>
      <w:r w:rsidDel="00000000" w:rsidR="00000000" w:rsidRPr="00000000">
        <w:rPr>
          <w:i w:val="1"/>
          <w:iCs w:val="1"/>
          <w:rtl w:val="0"/>
        </w:rPr>
        <w:t xml:space="preserve">Software is done. Flyn is the agent that does the busywork your team hates — chasing vendors, propagating changes, tracking trip state — so your people get back to flying planes and making deposits.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tl w:val="0"/>
        </w:rPr>
        <w:t xml:space="preserve">That is the whole thesis. Everything below is why we believe it, who it’s for, and what the next 30 days look like.</w:t>
      </w:r>
    </w:p>
    <w:p w:rsidR="00000000" w:rsidDel="00000000" w:rsidP="00000000" w:rsidRDefault="00000000" w:rsidRPr="00000000" w14:paraId="00000009">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The scene</w:t>
      </w:r>
    </w:p>
    <w:p w:rsidR="00000000" w:rsidDel="00000000" w:rsidP="00000000" w:rsidRDefault="00000000" w:rsidRPr="00000000" w14:paraId="0000000B">
      <w:pPr>
        <w:spacing w:after="120" w:before="80" w:lineRule="auto"/>
        <w:rPr/>
      </w:pPr>
      <w:r w:rsidDel="00000000" w:rsidR="00000000" w:rsidRPr="00000000">
        <w:rPr>
          <w:rtl w:val="0"/>
        </w:rPr>
        <w:t xml:space="preserve">It’s Friday at 4:30pm. A dispatcher at a mid-size charter operator is on her third phone call in ten minutes. The 6pm out of Teterboro just added a passenger. Flight attendant staffing is now wrong. Catering needs to change. The FBO needs updated manifest paperwork before wheels-up. The customer texted an hour ago asking for a status update she hasn’t had time to send. There’s a quote request sitting in her inbox </w:t>
      </w:r>
      <w:del w:author="Jay Harris" w:id="0" w:date="2026-04-20T11:49:45Z">
        <w:r w:rsidDel="00000000" w:rsidR="00000000" w:rsidRPr="00000000">
          <w:rPr>
            <w:rtl w:val="0"/>
          </w:rPr>
          <w:delText xml:space="preserve">from a broker she’s been trying to </w:delText>
        </w:r>
        <w:commentRangeStart w:id="1"/>
        <w:r w:rsidDel="00000000" w:rsidR="00000000" w:rsidRPr="00000000">
          <w:rPr>
            <w:rtl w:val="0"/>
          </w:rPr>
          <w:delText xml:space="preserve">cultivate for months</w:delText>
        </w:r>
        <w:commentRangeEnd w:id="1"/>
        <w:r w:rsidDel="00000000" w:rsidR="00000000" w:rsidRPr="00000000">
          <w:commentReference w:id="1"/>
        </w:r>
        <w:r w:rsidDel="00000000" w:rsidR="00000000" w:rsidRPr="00000000">
          <w:rPr>
            <w:rtl w:val="0"/>
          </w:rPr>
          <w:delText xml:space="preserve">, and </w:delText>
        </w:r>
      </w:del>
      <w:r w:rsidDel="00000000" w:rsidR="00000000" w:rsidRPr="00000000">
        <w:rPr>
          <w:rtl w:val="0"/>
        </w:rPr>
        <w:t xml:space="preserve">she won’t get to </w:t>
      </w:r>
      <w:del w:author="Jay Harris" w:id="1" w:date="2026-04-20T11:49:56Z">
        <w:r w:rsidDel="00000000" w:rsidR="00000000" w:rsidRPr="00000000">
          <w:rPr>
            <w:rtl w:val="0"/>
          </w:rPr>
          <w:delText xml:space="preserve">it </w:delText>
        </w:r>
      </w:del>
      <w:r w:rsidDel="00000000" w:rsidR="00000000" w:rsidRPr="00000000">
        <w:rPr>
          <w:rtl w:val="0"/>
        </w:rPr>
        <w:t xml:space="preserve">until Monday.</w:t>
      </w:r>
    </w:p>
    <w:p w:rsidR="00000000" w:rsidDel="00000000" w:rsidP="00000000" w:rsidRDefault="00000000" w:rsidRPr="00000000" w14:paraId="0000000C">
      <w:pPr>
        <w:spacing w:after="120" w:before="80" w:lineRule="auto"/>
        <w:rPr/>
      </w:pPr>
      <w:r w:rsidDel="00000000" w:rsidR="00000000" w:rsidRPr="00000000">
        <w:rPr>
          <w:rtl w:val="0"/>
        </w:rPr>
        <w:t xml:space="preserve">It’s not that today is a bad day. Today is every day.</w:t>
      </w:r>
    </w:p>
    <w:p w:rsidR="00000000" w:rsidDel="00000000" w:rsidP="00000000" w:rsidRDefault="00000000" w:rsidRPr="00000000" w14:paraId="0000000D">
      <w:pPr>
        <w:spacing w:after="120" w:before="80" w:lineRule="auto"/>
        <w:rPr/>
      </w:pPr>
      <w:r w:rsidDel="00000000" w:rsidR="00000000" w:rsidRPr="00000000">
        <w:rPr>
          <w:rtl w:val="0"/>
        </w:rPr>
        <w:t xml:space="preserve">Multiply this dispatcher by 10-30 aircraft and the picture is the US mid-size charter operator: </w:t>
      </w:r>
      <w:commentRangeStart w:id="2"/>
      <w:r w:rsidDel="00000000" w:rsidR="00000000" w:rsidRPr="00000000">
        <w:rPr>
          <w:rtl w:val="0"/>
        </w:rPr>
        <w:t xml:space="preserve">trips closing despite the operations platform</w:t>
      </w:r>
      <w:commentRangeEnd w:id="2"/>
      <w:r w:rsidDel="00000000" w:rsidR="00000000" w:rsidRPr="00000000">
        <w:commentReference w:id="2"/>
      </w:r>
      <w:r w:rsidDel="00000000" w:rsidR="00000000" w:rsidRPr="00000000">
        <w:rPr>
          <w:rtl w:val="0"/>
        </w:rPr>
        <w:t xml:space="preserve">, not because of it. A business where the relational half of the work — customer judgment, operator relationships, crew rapport — is genuinely hard and genuinely human. And a logistical half — vendor chasing, document collection,</w:t>
      </w:r>
      <w:r w:rsidDel="00000000" w:rsidR="00000000" w:rsidRPr="00000000">
        <w:rPr>
          <w:rtl w:val="0"/>
        </w:rPr>
        <w:t xml:space="preserve"> </w:t>
      </w:r>
      <w:commentRangeStart w:id="3"/>
      <w:r w:rsidDel="00000000" w:rsidR="00000000" w:rsidRPr="00000000">
        <w:rPr>
          <w:rtl w:val="0"/>
        </w:rPr>
        <w:t xml:space="preserve">state</w:t>
      </w:r>
      <w:r w:rsidDel="00000000" w:rsidR="00000000" w:rsidRPr="00000000">
        <w:rPr>
          <w:rtl w:val="0"/>
        </w:rPr>
        <w:t xml:space="preserve"> tracking</w:t>
      </w:r>
      <w:commentRangeEnd w:id="3"/>
      <w:r w:rsidDel="00000000" w:rsidR="00000000" w:rsidRPr="00000000">
        <w:commentReference w:id="3"/>
      </w:r>
      <w:r w:rsidDel="00000000" w:rsidR="00000000" w:rsidRPr="00000000">
        <w:rPr>
          <w:rtl w:val="0"/>
        </w:rPr>
        <w:t xml:space="preserve">, change propagation across eight parties — that is the part nobody went into aviation for</w:t>
      </w:r>
      <w:ins w:author="Jay Harris" w:id="2" w:date="2026-04-20T11:52:09Z">
        <w:r w:rsidDel="00000000" w:rsidR="00000000" w:rsidRPr="00000000">
          <w:rPr>
            <w:rtl w:val="0"/>
          </w:rPr>
          <w:t xml:space="preserve"> and defines the </w:t>
        </w:r>
        <w:r w:rsidDel="00000000" w:rsidR="00000000" w:rsidRPr="00000000">
          <w:rPr>
            <w:rtl w:val="0"/>
            <w:rPrChange w:author="Jay Harris" w:id="3" w:date="2026-04-20T11:52:09Z">
              <w:rPr/>
            </w:rPrChange>
          </w:rPr>
          <w:t xml:space="preserve">customer's</w:t>
        </w:r>
        <w:r w:rsidDel="00000000" w:rsidR="00000000" w:rsidRPr="00000000">
          <w:rPr>
            <w:rtl w:val="0"/>
          </w:rPr>
          <w:t xml:space="preserve"> experience.</w:t>
        </w:r>
      </w:ins>
      <w:del w:author="Jay Harris" w:id="2" w:date="2026-04-20T11:52:09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00E">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Why the category is broken</w:t>
      </w:r>
    </w:p>
    <w:p w:rsidR="00000000" w:rsidDel="00000000" w:rsidP="00000000" w:rsidRDefault="00000000" w:rsidRPr="00000000" w14:paraId="00000010">
      <w:pPr>
        <w:spacing w:after="120" w:before="80" w:lineRule="auto"/>
        <w:rPr/>
      </w:pPr>
      <w:commentRangeStart w:id="4"/>
      <w:r w:rsidDel="00000000" w:rsidR="00000000" w:rsidRPr="00000000">
        <w:rPr>
          <w:rtl w:val="0"/>
        </w:rPr>
        <w:t xml:space="preserve">The software to fix this has existed for years. Avinode, FL3XX, and the enterprise tools charge $6,000/month per seat and promise to run your operation. They don’t. They turn your operation into a dashboard you have to feed.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tl w:val="0"/>
        </w:rPr>
        <w:t xml:space="preserve">The dispatcher still chases the caterer manually. The owner-operator still updates the FBO by text. The trip state still lives in her head, a spreadsheet, and a WhatsApp thread with the crew. The category spent a decade building control panels for a job that needed a colleague. That’s why most charter businesses — even the ones paying for the enterprise tools — still run their real day on phones, email, paper, and sticky notes.</w:t>
      </w:r>
    </w:p>
    <w:p w:rsidR="00000000" w:rsidDel="00000000" w:rsidP="00000000" w:rsidRDefault="00000000" w:rsidRPr="00000000" w14:paraId="00000012">
      <w:pPr>
        <w:spacing w:after="120" w:before="80" w:lineRule="auto"/>
        <w:rPr/>
      </w:pPr>
      <w:r w:rsidDel="00000000" w:rsidR="00000000" w:rsidRPr="00000000">
        <w:rPr>
          <w:rtl w:val="0"/>
        </w:rPr>
        <w:t xml:space="preserve">This isn’t a failure of the software vendors. It’s the limit of what a dashboard could ever do. A dashboard can only show you the work. It cannot do it. Until very recently, that limitation </w:t>
      </w:r>
      <w:commentRangeStart w:id="5"/>
      <w:r w:rsidDel="00000000" w:rsidR="00000000" w:rsidRPr="00000000">
        <w:rPr>
          <w:rtl w:val="0"/>
        </w:rPr>
        <w:t xml:space="preserve">was a fact of physics</w:t>
      </w:r>
      <w:commentRangeEnd w:id="5"/>
      <w:r w:rsidDel="00000000" w:rsidR="00000000" w:rsidRPr="00000000">
        <w:commentReference w:id="5"/>
      </w:r>
      <w:r w:rsidDel="00000000" w:rsidR="00000000" w:rsidRPr="00000000">
        <w:rPr>
          <w:rtl w:val="0"/>
        </w:rPr>
        <w:t xml:space="preserve">. With modern LLM-driven agents, it isn’t anymore.</w:t>
      </w:r>
    </w:p>
    <w:p w:rsidR="00000000" w:rsidDel="00000000" w:rsidP="00000000" w:rsidRDefault="00000000" w:rsidRPr="00000000" w14:paraId="00000013">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14">
      <w:pPr>
        <w:pStyle w:val="Heading1"/>
        <w:rPr/>
      </w:pPr>
      <w:commentRangeStart w:id="6"/>
      <w:r w:rsidDel="00000000" w:rsidR="00000000" w:rsidRPr="00000000">
        <w:rPr>
          <w:rtl w:val="0"/>
        </w:rPr>
        <w:t xml:space="preserve">What GoFlight is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5">
      <w:pPr>
        <w:spacing w:after="120" w:before="80" w:lineRule="auto"/>
        <w:rPr/>
      </w:pPr>
      <w:r w:rsidDel="00000000" w:rsidR="00000000" w:rsidRPr="00000000">
        <w:rPr>
          <w:rtl w:val="0"/>
        </w:rPr>
        <w:t xml:space="preserve">GoFlight is a charter operations platform for </w:t>
      </w:r>
      <w:del w:author="Jay Harris" w:id="4" w:date="2026-04-20T11:55:55Z">
        <w:r w:rsidDel="00000000" w:rsidR="00000000" w:rsidRPr="00000000">
          <w:rPr>
            <w:rtl w:val="0"/>
          </w:rPr>
          <w:delText xml:space="preserve">mid-size US operators — the 10-to-30-aircraft </w:delText>
        </w:r>
      </w:del>
      <w:r w:rsidDel="00000000" w:rsidR="00000000" w:rsidRPr="00000000">
        <w:rPr>
          <w:rtl w:val="0"/>
        </w:rPr>
        <w:t xml:space="preserve">owner-operators who run their own booking, manage their own trips, and </w:t>
      </w:r>
      <w:commentRangeStart w:id="7"/>
      <w:r w:rsidDel="00000000" w:rsidR="00000000" w:rsidRPr="00000000">
        <w:rPr>
          <w:rtl w:val="0"/>
        </w:rPr>
        <w:t xml:space="preserve">are drowning in the coordination work their existing tools can’t do for them</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16">
      <w:pPr>
        <w:spacing w:after="120" w:before="80" w:lineRule="auto"/>
        <w:rPr/>
      </w:pPr>
      <w:r w:rsidDel="00000000" w:rsidR="00000000" w:rsidRPr="00000000">
        <w:rPr>
          <w:rtl w:val="0"/>
        </w:rPr>
        <w:t xml:space="preserve">Our agent is named Flyn. Flyn is an always-on teammate, not a feature. </w:t>
      </w:r>
      <w:commentRangeStart w:id="8"/>
      <w:r w:rsidDel="00000000" w:rsidR="00000000" w:rsidRPr="00000000">
        <w:rPr>
          <w:rtl w:val="0"/>
        </w:rPr>
        <w:t xml:space="preserve">He handles the half of the job nobody wanted</w:t>
      </w:r>
      <w:commentRangeEnd w:id="8"/>
      <w:r w:rsidDel="00000000" w:rsidR="00000000" w:rsidRPr="00000000">
        <w:commentReference w:id="8"/>
      </w:r>
      <w:r w:rsidDel="00000000" w:rsidR="00000000" w:rsidRPr="00000000">
        <w:rPr>
          <w:rtl w:val="0"/>
        </w:rPr>
        <w:t xml:space="preserve">: he chases vendors, tracks trip state, propagates changes across everyone involved, collects documents before the trip starts, and flags what’s missing before the customer notices. He does not replace the dispatcher’s relationships or the operator’s judgment — he replaces the busywork that was costing</w:t>
      </w:r>
      <w:commentRangeStart w:id="9"/>
      <w:r w:rsidDel="00000000" w:rsidR="00000000" w:rsidRPr="00000000">
        <w:rPr>
          <w:rtl w:val="0"/>
        </w:rPr>
        <w:t xml:space="preserve"> you</w:t>
      </w:r>
      <w:commentRangeEnd w:id="9"/>
      <w:r w:rsidDel="00000000" w:rsidR="00000000" w:rsidRPr="00000000">
        <w:commentReference w:id="9"/>
      </w:r>
      <w:r w:rsidDel="00000000" w:rsidR="00000000" w:rsidRPr="00000000">
        <w:rPr>
          <w:rtl w:val="0"/>
        </w:rPr>
        <w:t xml:space="preserve"> both.</w:t>
      </w:r>
    </w:p>
    <w:p w:rsidR="00000000" w:rsidDel="00000000" w:rsidP="00000000" w:rsidRDefault="00000000" w:rsidRPr="00000000" w14:paraId="00000017">
      <w:pPr>
        <w:spacing w:after="120" w:before="80" w:lineRule="auto"/>
        <w:rPr/>
      </w:pPr>
      <w:r w:rsidDel="00000000" w:rsidR="00000000" w:rsidRPr="00000000">
        <w:rPr>
          <w:rtl w:val="0"/>
        </w:rPr>
        <w:t xml:space="preserve">The effect is a force multiplier, not a replacement. Early signal from peers in the space suggests well-run charter teams can run 2–3x the trip volume with the same headcount when the logistics coordination is absorbed by an agent. Your team stops running in place. Your dispatcher makes it to Friday without being dead. Your operator closes more trips with the same people. Everyone gets back to flying planes and making deposits.</w:t>
      </w:r>
    </w:p>
    <w:p w:rsidR="00000000" w:rsidDel="00000000" w:rsidP="00000000" w:rsidRDefault="00000000" w:rsidRPr="00000000" w14:paraId="00000018">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Who this is for</w:t>
      </w:r>
    </w:p>
    <w:p w:rsidR="00000000" w:rsidDel="00000000" w:rsidP="00000000" w:rsidRDefault="00000000" w:rsidRPr="00000000" w14:paraId="0000001A">
      <w:pPr>
        <w:pStyle w:val="Heading2"/>
        <w:rPr/>
      </w:pPr>
      <w:r w:rsidDel="00000000" w:rsidR="00000000" w:rsidRPr="00000000">
        <w:rPr>
          <w:rtl w:val="0"/>
        </w:rPr>
        <w:t xml:space="preserve">Beachhead (first 90 days)</w:t>
      </w:r>
    </w:p>
    <w:p w:rsidR="00000000" w:rsidDel="00000000" w:rsidP="00000000" w:rsidRDefault="00000000" w:rsidRPr="00000000" w14:paraId="0000001B">
      <w:pPr>
        <w:spacing w:after="120" w:before="80" w:lineRule="auto"/>
        <w:rPr/>
      </w:pPr>
      <w:commentRangeStart w:id="10"/>
      <w:r w:rsidDel="00000000" w:rsidR="00000000" w:rsidRPr="00000000">
        <w:rPr>
          <w:rtl w:val="0"/>
        </w:rPr>
        <w:t xml:space="preserve">US owner-operator</w:t>
      </w:r>
      <w:commentRangeEnd w:id="10"/>
      <w:r w:rsidDel="00000000" w:rsidR="00000000" w:rsidRPr="00000000">
        <w:commentReference w:id="10"/>
      </w:r>
      <w:r w:rsidDel="00000000" w:rsidR="00000000" w:rsidRPr="00000000">
        <w:rPr>
          <w:rtl w:val="0"/>
        </w:rPr>
        <w:t xml:space="preserve">s running 10-30 aircraft who do their own charter booking in-house. These operators have both sides of the transaction — inventory and demand — in the same building. That makes them the cleanest customer to serve: faster feedback loops, a single decision-maker, and the highest concentration of the pain we solve.</w:t>
      </w:r>
    </w:p>
    <w:p w:rsidR="00000000" w:rsidDel="00000000" w:rsidP="00000000" w:rsidRDefault="00000000" w:rsidRPr="00000000" w14:paraId="0000001C">
      <w:pPr>
        <w:pStyle w:val="Heading2"/>
        <w:rPr/>
      </w:pPr>
      <w:r w:rsidDel="00000000" w:rsidR="00000000" w:rsidRPr="00000000">
        <w:rPr>
          <w:rtl w:val="0"/>
        </w:rPr>
        <w:t xml:space="preserve">Expansion (months 4-12)</w:t>
      </w:r>
    </w:p>
    <w:p w:rsidR="00000000" w:rsidDel="00000000" w:rsidP="00000000" w:rsidRDefault="00000000" w:rsidRPr="00000000" w14:paraId="0000001D">
      <w:pPr>
        <w:spacing w:after="120" w:before="80" w:lineRule="auto"/>
        <w:rPr/>
      </w:pPr>
      <w:r w:rsidDel="00000000" w:rsidR="00000000" w:rsidRPr="00000000">
        <w:rPr>
          <w:rtl w:val="0"/>
        </w:rPr>
        <w:t xml:space="preserve">Independent charter brokers who work with those operators. Brokers experience the same logistical pain for the same reasons; they come in through existing operator relationships rather than cold acquisition, which keeps our go-to-market efficient.</w:t>
      </w:r>
    </w:p>
    <w:p w:rsidR="00000000" w:rsidDel="00000000" w:rsidP="00000000" w:rsidRDefault="00000000" w:rsidRPr="00000000" w14:paraId="0000001E">
      <w:pPr>
        <w:pStyle w:val="Heading2"/>
        <w:rPr/>
      </w:pPr>
      <w:r w:rsidDel="00000000" w:rsidR="00000000" w:rsidRPr="00000000">
        <w:rPr>
          <w:rtl w:val="0"/>
        </w:rPr>
        <w:t xml:space="preserve">Not a target (yet)</w:t>
      </w:r>
    </w:p>
    <w:p w:rsidR="00000000" w:rsidDel="00000000" w:rsidP="00000000" w:rsidRDefault="00000000" w:rsidRPr="00000000" w14:paraId="0000001F">
      <w:pPr>
        <w:spacing w:after="120" w:before="80" w:lineRule="auto"/>
        <w:rPr/>
      </w:pPr>
      <w:r w:rsidDel="00000000" w:rsidR="00000000" w:rsidRPr="00000000">
        <w:rPr>
          <w:rtl w:val="0"/>
        </w:rPr>
        <w:t xml:space="preserve">Enterprise operators with 50+ aircraft and dedicated IT teams. Those are the customers well-funded competitors are chasing. Their procurement cycles, integration demands, and security reviews are not a fit for our stage. We serve them later, when the product and the company are ready for them.</w:t>
      </w:r>
    </w:p>
    <w:p w:rsidR="00000000" w:rsidDel="00000000" w:rsidP="00000000" w:rsidRDefault="00000000" w:rsidRPr="00000000" w14:paraId="00000020">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Why now</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commentRangeStart w:id="1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LLM agents finally do work, not conversation</w:t>
      </w:r>
      <w:commentRangeEnd w:id="11"/>
      <w:r w:rsidDel="00000000" w:rsidR="00000000" w:rsidRPr="00000000">
        <w:commentReference w:id="11"/>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capability to orchestrate vendors, track state across tools, and surface exceptions is real in 2026 in a way it was not even 18 months ago. The category of “agent-native vertical SaaS” is forming now. </w:t>
      </w:r>
      <w:commentRangeStart w:id="1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Whoever anchors the language and the positioning in charter will carry it forward.</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incumbent moat is in the wrong place.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Avinode’s </w:t>
      </w:r>
      <w:commentRangeStart w:id="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moat</w:t>
      </w:r>
      <w:commentRangeEnd w:id="13"/>
      <w:r w:rsidDel="00000000" w:rsidR="00000000" w:rsidRPr="00000000">
        <w:commentReference w:id="13"/>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inventory and network. It is not workflow. The operations layer — everything that happens after the quote — is structurally unoccupied by the dominant player and under-served by the enterprise tools.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Charter is a coordination business more than it is a quoting business.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Roughly half of what a dispatcher or owner-operator does each day is coordination and communication work. That is exactly where agents are strongest and exactly where existing software is weakest.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commentRangeStart w:id="1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Benioff was right in 1999, and the next turn is due.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Salesforce told buyers to stop installing software. The next shift is telling them to stop running it. Hire an agent. That framing is available now because the underlying technology finally supports it.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6">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Competitive landscape</w:t>
      </w:r>
    </w:p>
    <w:p w:rsidR="00000000" w:rsidDel="00000000" w:rsidP="00000000" w:rsidRDefault="00000000" w:rsidRPr="00000000" w14:paraId="00000028">
      <w:pPr>
        <w:spacing w:after="120" w:before="80" w:lineRule="auto"/>
        <w:rPr/>
      </w:pPr>
      <w:r w:rsidDel="00000000" w:rsidR="00000000" w:rsidRPr="00000000">
        <w:rPr>
          <w:rtl w:val="0"/>
        </w:rPr>
        <w:t xml:space="preserve">Three groups matter. None of them is fatal to us; together they define where we play.</w:t>
      </w:r>
    </w:p>
    <w:p w:rsidR="00000000" w:rsidDel="00000000" w:rsidP="00000000" w:rsidRDefault="00000000" w:rsidRPr="00000000" w14:paraId="00000029">
      <w:pPr>
        <w:pStyle w:val="Heading2"/>
        <w:rPr/>
      </w:pPr>
      <w:r w:rsidDel="00000000" w:rsidR="00000000" w:rsidRPr="00000000">
        <w:rPr>
          <w:rtl w:val="0"/>
        </w:rPr>
        <w:t xml:space="preserve">Avinode and the quoting marketplaces</w:t>
      </w:r>
    </w:p>
    <w:p w:rsidR="00000000" w:rsidDel="00000000" w:rsidP="00000000" w:rsidRDefault="00000000" w:rsidRPr="00000000" w14:paraId="0000002A">
      <w:pPr>
        <w:spacing w:after="120" w:before="80" w:lineRule="auto"/>
        <w:rPr/>
      </w:pPr>
      <w:r w:rsidDel="00000000" w:rsidR="00000000" w:rsidRPr="00000000">
        <w:rPr>
          <w:rtl w:val="0"/>
        </w:rPr>
        <w:t xml:space="preserve">Entrenched, profitable, and charging around $6K/month per seat. Their moat is operator inventory and a 20-year network, and that is not a fight worth picking head-on. We complement them, not replace them. Our operators can continue to use Avinode for sourcing; we live in the workflow that happens after the quote is accepted.</w:t>
      </w:r>
    </w:p>
    <w:p w:rsidR="00000000" w:rsidDel="00000000" w:rsidP="00000000" w:rsidRDefault="00000000" w:rsidRPr="00000000" w14:paraId="0000002B">
      <w:pPr>
        <w:pStyle w:val="Heading2"/>
        <w:rPr/>
      </w:pPr>
      <w:r w:rsidDel="00000000" w:rsidR="00000000" w:rsidRPr="00000000">
        <w:rPr>
          <w:rtl w:val="0"/>
        </w:rPr>
        <w:t xml:space="preserve">Hamilton AI (funded, shipping, our closest peer)</w:t>
      </w:r>
    </w:p>
    <w:p w:rsidR="00000000" w:rsidDel="00000000" w:rsidP="00000000" w:rsidRDefault="00000000" w:rsidRPr="00000000" w14:paraId="0000002C">
      <w:pPr>
        <w:spacing w:after="120" w:before="80" w:lineRule="auto"/>
        <w:rPr/>
      </w:pPr>
      <w:r w:rsidDel="00000000" w:rsidR="00000000" w:rsidRPr="00000000">
        <w:rPr>
          <w:rtl w:val="0"/>
        </w:rPr>
        <w:t xml:space="preserve">Raised approximately $9.8M (seed + pre-seed) to build an AI platform for brokers and operators. Shipping since 2024. Embedded banking infrastructure in April 2026. Their public language is generic (“intelligent platform,” “optimize pricing”) and their testimonials skew toward large operators. We respect them; we do not copy them.</w:t>
      </w:r>
    </w:p>
    <w:p w:rsidR="00000000" w:rsidDel="00000000" w:rsidP="00000000" w:rsidRDefault="00000000" w:rsidRPr="00000000" w14:paraId="0000002D">
      <w:pPr>
        <w:spacing w:after="120" w:before="80" w:lineRule="auto"/>
        <w:rPr/>
      </w:pPr>
      <w:r w:rsidDel="00000000" w:rsidR="00000000" w:rsidRPr="00000000">
        <w:rPr>
          <w:rtl w:val="0"/>
        </w:rPr>
        <w:t xml:space="preserve">We win on three things: sharper articulation of the specific grievance the mid-market feels, willingness to operate at break-even while they have to chase VC-justified growth, and a</w:t>
      </w:r>
      <w:commentRangeStart w:id="15"/>
      <w:r w:rsidDel="00000000" w:rsidR="00000000" w:rsidRPr="00000000">
        <w:rPr>
          <w:rtl w:val="0"/>
        </w:rPr>
        <w:t xml:space="preserve"> focus on the 10-30 aircraft segment</w:t>
      </w:r>
      <w:commentRangeEnd w:id="15"/>
      <w:r w:rsidDel="00000000" w:rsidR="00000000" w:rsidRPr="00000000">
        <w:commentReference w:id="15"/>
      </w:r>
      <w:r w:rsidDel="00000000" w:rsidR="00000000" w:rsidRPr="00000000">
        <w:rPr>
          <w:rtl w:val="0"/>
        </w:rPr>
        <w:t xml:space="preserve"> that their economics will pull them away from.</w:t>
      </w:r>
    </w:p>
    <w:p w:rsidR="00000000" w:rsidDel="00000000" w:rsidP="00000000" w:rsidRDefault="00000000" w:rsidRPr="00000000" w14:paraId="0000002E">
      <w:pPr>
        <w:pStyle w:val="Heading2"/>
        <w:rPr/>
      </w:pPr>
      <w:r w:rsidDel="00000000" w:rsidR="00000000" w:rsidRPr="00000000">
        <w:rPr>
          <w:rtl w:val="0"/>
        </w:rPr>
        <w:t xml:space="preserve">Enterprise charter management (FL3XX, Portside, and similar)</w:t>
      </w:r>
    </w:p>
    <w:p w:rsidR="00000000" w:rsidDel="00000000" w:rsidP="00000000" w:rsidRDefault="00000000" w:rsidRPr="00000000" w14:paraId="0000002F">
      <w:pPr>
        <w:spacing w:after="120" w:before="80" w:lineRule="auto"/>
        <w:rPr/>
      </w:pPr>
      <w:r w:rsidDel="00000000" w:rsidR="00000000" w:rsidRPr="00000000">
        <w:rPr>
          <w:rtl w:val="0"/>
        </w:rPr>
        <w:t xml:space="preserve">Powerful, expensive, and configured for operators with dedicated IT. They sell dashboards, not colleagues. Their buyers tend to be larger than our beachhead; our buyers tend to look at their tools, balk at the price and complexity, and return to WhatsApp.</w:t>
      </w:r>
    </w:p>
    <w:p w:rsidR="00000000" w:rsidDel="00000000" w:rsidP="00000000" w:rsidRDefault="00000000" w:rsidRPr="00000000" w14:paraId="00000030">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Business model</w:t>
      </w:r>
    </w:p>
    <w:p w:rsidR="00000000" w:rsidDel="00000000" w:rsidP="00000000" w:rsidRDefault="00000000" w:rsidRPr="00000000" w14:paraId="00000032">
      <w:pPr>
        <w:spacing w:after="120" w:before="80" w:lineRule="auto"/>
        <w:rPr/>
      </w:pPr>
      <w:r w:rsidDel="00000000" w:rsidR="00000000" w:rsidRPr="00000000">
        <w:rPr>
          <w:rtl w:val="0"/>
        </w:rPr>
        <w:t xml:space="preserve">Usage-based pricing to operators and brokers. The pricing unit and the specific tier structure are under active discussion and will be tested with the first design partner before being finalized. Break-even economics are acceptable for the first year; the goal at this stage is proof-of-traction and a data moat, not margin.</w:t>
      </w:r>
    </w:p>
    <w:p w:rsidR="00000000" w:rsidDel="00000000" w:rsidP="00000000" w:rsidRDefault="00000000" w:rsidRPr="00000000" w14:paraId="00000033">
      <w:pPr>
        <w:spacing w:after="120" w:before="80" w:lineRule="auto"/>
        <w:rPr/>
      </w:pPr>
      <w:r w:rsidDel="00000000" w:rsidR="00000000" w:rsidRPr="00000000">
        <w:rPr>
          <w:rtl w:val="0"/>
        </w:rPr>
        <w:t xml:space="preserve">We are not raising venture capital at this time. We will consider angel capital in 60-90 days, if and when a design partner is signed and the memo has been tested externally. The company is being run to preserve the optionality of bootstrapping, which we believe is the right structure for a vertical operations business of this kind.</w:t>
      </w:r>
    </w:p>
    <w:p w:rsidR="00000000" w:rsidDel="00000000" w:rsidP="00000000" w:rsidRDefault="00000000" w:rsidRPr="00000000" w14:paraId="00000034">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Phase plan</w:t>
      </w:r>
    </w:p>
    <w:p w:rsidR="00000000" w:rsidDel="00000000" w:rsidP="00000000" w:rsidRDefault="00000000" w:rsidRPr="00000000" w14:paraId="00000036">
      <w:pPr>
        <w:pStyle w:val="Heading2"/>
        <w:rPr/>
      </w:pPr>
      <w:r w:rsidDel="00000000" w:rsidR="00000000" w:rsidRPr="00000000">
        <w:rPr>
          <w:rtl w:val="0"/>
        </w:rPr>
        <w:t xml:space="preserve">Phase 1 (now): Operations platform for owner-operators</w:t>
      </w:r>
    </w:p>
    <w:p w:rsidR="00000000" w:rsidDel="00000000" w:rsidP="00000000" w:rsidRDefault="00000000" w:rsidRPr="00000000" w14:paraId="00000037">
      <w:pPr>
        <w:spacing w:after="120" w:before="80" w:lineRule="auto"/>
        <w:rPr/>
      </w:pPr>
      <w:r w:rsidDel="00000000" w:rsidR="00000000" w:rsidRPr="00000000">
        <w:rPr>
          <w:rtl w:val="0"/>
        </w:rPr>
        <w:t xml:space="preserve">Win the daily workflow of 10-30 aircraft US operators. Earn the right to be their system of record. This is where the next 6-9 months of product and GTM effort is concentrated.</w:t>
      </w:r>
    </w:p>
    <w:p w:rsidR="00000000" w:rsidDel="00000000" w:rsidP="00000000" w:rsidRDefault="00000000" w:rsidRPr="00000000" w14:paraId="00000038">
      <w:pPr>
        <w:pStyle w:val="Heading2"/>
        <w:rPr/>
      </w:pPr>
      <w:r w:rsidDel="00000000" w:rsidR="00000000" w:rsidRPr="00000000">
        <w:rPr>
          <w:rtl w:val="0"/>
        </w:rPr>
        <w:t xml:space="preserve">Phase 2 (months 9-18): Expansion into brokers</w:t>
      </w:r>
    </w:p>
    <w:p w:rsidR="00000000" w:rsidDel="00000000" w:rsidP="00000000" w:rsidRDefault="00000000" w:rsidRPr="00000000" w14:paraId="00000039">
      <w:pPr>
        <w:spacing w:after="120" w:before="80" w:lineRule="auto"/>
        <w:rPr/>
      </w:pPr>
      <w:r w:rsidDel="00000000" w:rsidR="00000000" w:rsidRPr="00000000">
        <w:rPr>
          <w:rtl w:val="0"/>
        </w:rPr>
        <w:t xml:space="preserve">The same platform opens a brokered workflow to independent charter brokers, who come in through operator relationships. The product surface expands modestly; the GTM expands meaningfully.</w:t>
      </w:r>
    </w:p>
    <w:p w:rsidR="00000000" w:rsidDel="00000000" w:rsidP="00000000" w:rsidRDefault="00000000" w:rsidRPr="00000000" w14:paraId="0000003A">
      <w:pPr>
        <w:pStyle w:val="Heading2"/>
        <w:rPr/>
      </w:pPr>
      <w:r w:rsidDel="00000000" w:rsidR="00000000" w:rsidRPr="00000000">
        <w:rPr>
          <w:rtl w:val="0"/>
        </w:rPr>
        <w:t xml:space="preserve">Phase 3 (18+ months): Transparent marketplace built on operations data</w:t>
      </w:r>
    </w:p>
    <w:p w:rsidR="00000000" w:rsidDel="00000000" w:rsidP="00000000" w:rsidRDefault="00000000" w:rsidRPr="00000000" w14:paraId="0000003B">
      <w:pPr>
        <w:spacing w:after="120" w:before="80" w:lineRule="auto"/>
        <w:rPr/>
      </w:pPr>
      <w:r w:rsidDel="00000000" w:rsidR="00000000" w:rsidRPr="00000000">
        <w:rPr>
          <w:rtl w:val="0"/>
        </w:rPr>
        <w:t xml:space="preserve">By this point, completed trip data flowing through GoFlight is structurally richer than what any quoting marketplace has ever had. That data unlocks a customer-facing front door, transparent pricing, and a marketplace that competes with the incumbents on a different basis than price — on truth. The marketplace is earned by the operations layer, not built in parallel to it.</w:t>
      </w:r>
    </w:p>
    <w:p w:rsidR="00000000" w:rsidDel="00000000" w:rsidP="00000000" w:rsidRDefault="00000000" w:rsidRPr="00000000" w14:paraId="0000003C">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About the founder</w:t>
      </w:r>
    </w:p>
    <w:p w:rsidR="00000000" w:rsidDel="00000000" w:rsidP="00000000" w:rsidRDefault="00000000" w:rsidRPr="00000000" w14:paraId="0000003E">
      <w:pPr>
        <w:spacing w:after="120" w:before="80" w:lineRule="auto"/>
        <w:rPr/>
      </w:pPr>
      <w:r w:rsidDel="00000000" w:rsidR="00000000" w:rsidRPr="00000000">
        <w:rPr>
          <w:rtl w:val="0"/>
        </w:rPr>
        <w:t xml:space="preserve">Jack Bradham is the founder. Senior Solutions Architect at Amazon Web Services (third year), with prior time at Microsoft and Google Cloud — roughly 15 years across the three major cloud providers, with GenAI, cloud architecture, and data analytics as his specialties. Day job pays the bills and subsidizes the current stage of GoFlight, which means the business is not under cash pressure to raise before it is ready.</w:t>
      </w:r>
    </w:p>
    <w:p w:rsidR="00000000" w:rsidDel="00000000" w:rsidP="00000000" w:rsidRDefault="00000000" w:rsidRPr="00000000" w14:paraId="0000003F">
      <w:pPr>
        <w:spacing w:after="120" w:before="80" w:lineRule="auto"/>
        <w:rPr/>
      </w:pPr>
      <w:r w:rsidDel="00000000" w:rsidR="00000000" w:rsidRPr="00000000">
        <w:rPr>
          <w:rtl w:val="0"/>
        </w:rPr>
        <w:t xml:space="preserve">He has been building inside the Anthropic developer ecosystem deeply enough to run his own AI gateway (“OpenClaw”) and a production Claude Code workflow, and has operated it through API policy changes and production incidents. The technical credibility to build agent-native software is present. The work of the next 90 days is not technical; it is customer discovery, positioning discipline, and organizing the team around one lane.</w:t>
      </w:r>
    </w:p>
    <w:p w:rsidR="00000000" w:rsidDel="00000000" w:rsidP="00000000" w:rsidRDefault="00000000" w:rsidRPr="00000000" w14:paraId="00000040">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Where we are, honestly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Thesis: locked this week, after pressure-testing with Murat and against the competitive landscape.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significant existing platform (built under a prior, broader scope) that is being pared ruthlessly to the owner-operator demo path. New feature work is frozen through May 18.</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three warm leads (Jacob, Bryce, Lazo) in re-engagement. Aaron Fiser is an industry sounding board, not a buyer.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solo founder. Prior co-founder departed two weeks ago. Immediate support need: one formal advisor, a founder peer community, and (in 45-60 days) fractional GTM help or an aviation-industry seller on an aggressive commission structure.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Capital: not raising at this time. Re-evaluating at 60-90 days.</w:t>
      </w:r>
    </w:p>
    <w:p w:rsidR="00000000" w:rsidDel="00000000" w:rsidP="00000000" w:rsidRDefault="00000000" w:rsidRPr="00000000" w14:paraId="00000047">
      <w:pPr>
        <w:spacing w:after="120" w:before="80" w:lineRule="auto"/>
        <w:rPr/>
      </w:pPr>
      <w:r w:rsidDel="00000000" w:rsidR="00000000" w:rsidRPr="00000000">
        <w:rPr>
          <w:rtl w:val="0"/>
        </w:rPr>
        <w:t xml:space="preserve">This is a memo written honestly because the people reading it are people whose honest reaction is what we want back. We would rather have a hard conversation now than a soft one.</w:t>
      </w:r>
    </w:p>
    <w:p w:rsidR="00000000" w:rsidDel="00000000" w:rsidP="00000000" w:rsidRDefault="00000000" w:rsidRPr="00000000" w14:paraId="00000048">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The next 30 days</w:t>
      </w:r>
    </w:p>
    <w:p w:rsidR="00000000" w:rsidDel="00000000" w:rsidP="00000000" w:rsidRDefault="00000000" w:rsidRPr="00000000" w14:paraId="0000004A">
      <w:pPr>
        <w:spacing w:after="120" w:before="80" w:lineRule="auto"/>
        <w:rPr/>
      </w:pPr>
      <w:r w:rsidDel="00000000" w:rsidR="00000000" w:rsidRPr="00000000">
        <w:rPr>
          <w:rtl w:val="0"/>
        </w:rPr>
        <w:t xml:space="preserve">By May 18, we will have the following in place: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one-sentence pitch refined in public — said out loud 20+ times, iterated from real reactions, tight enough that it stops being redirected when pressure-tested.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discovery calls completed with owner-operators in the 10-30 aircraft range, including Aaron Fiser. Structured, recorded, synthesized into ICP and messaging.</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design partner signed as a handshake — using an early version of the tool starting in June, willing to give weekly feedback, willing to be quoted publicly when they’re happy.</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demo path built and shipping: the narrow slice of the owner-operator operations flow that can be shown on an iPad at a bar.</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revenue model documented: pricing unit, target price point, first-year unit economics on napkin math.</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advisor formalized (starting with Murat) and one founder peer community joined.</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updated, external-ready version of this memo, with a design partner named.</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decision on NBAA White Plains (May 20): attend only if a design partner can be closed in person or a marketing-ready artifact exists.</w:t>
      </w:r>
    </w:p>
    <w:p w:rsidR="00000000" w:rsidDel="00000000" w:rsidP="00000000" w:rsidRDefault="00000000" w:rsidRPr="00000000" w14:paraId="00000053">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What we’re asking for, from readers of this memo</w:t>
      </w:r>
    </w:p>
    <w:p w:rsidR="00000000" w:rsidDel="00000000" w:rsidP="00000000" w:rsidRDefault="00000000" w:rsidRPr="00000000" w14:paraId="00000055">
      <w:pPr>
        <w:spacing w:after="120" w:before="80" w:lineRule="auto"/>
        <w:rPr/>
      </w:pPr>
      <w:r w:rsidDel="00000000" w:rsidR="00000000" w:rsidRPr="00000000">
        <w:rPr>
          <w:rtl w:val="0"/>
        </w:rPr>
        <w:t xml:space="preserve">No money. No equity. No commitment.</w:t>
      </w:r>
    </w:p>
    <w:p w:rsidR="00000000" w:rsidDel="00000000" w:rsidP="00000000" w:rsidRDefault="00000000" w:rsidRPr="00000000" w14:paraId="00000056">
      <w:pPr>
        <w:spacing w:after="120" w:before="80" w:lineRule="auto"/>
        <w:rPr/>
      </w:pPr>
      <w:r w:rsidDel="00000000" w:rsidR="00000000" w:rsidRPr="00000000">
        <w:rPr>
          <w:rtl w:val="0"/>
        </w:rPr>
        <w:t xml:space="preserve">Three things, any of which helps: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Honest reactions to the thesis. Specifically: what’s weak, what’s confusing, what would make a sophisticated reader stop reading. Push, please. Soft feedback doesn’t help.</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Introductions to mid-size US charter operators (10-30 aircraft) who do their own booking and would take a 30-minute call about their operations workflow.</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Names of people we should be talking to, reading, watching, or worried about — in charter, in agent-native SaaS, in vertical marketplaces.</w:t>
      </w:r>
    </w:p>
    <w:p w:rsidR="00000000" w:rsidDel="00000000" w:rsidP="00000000" w:rsidRDefault="00000000" w:rsidRPr="00000000" w14:paraId="0000005A">
      <w:pPr>
        <w:spacing w:after="120" w:before="80" w:lineRule="auto"/>
        <w:rPr/>
      </w:pPr>
      <w:r w:rsidDel="00000000" w:rsidR="00000000" w:rsidRPr="00000000">
        <w:rPr>
          <w:rtl w:val="0"/>
        </w:rPr>
        <w:t xml:space="preserve">The goal of this memo is not to pitch. It is to be accurate enough that a reader who knows the space can tell us where we’re wrong.</w:t>
      </w:r>
    </w:p>
    <w:p w:rsidR="00000000" w:rsidDel="00000000" w:rsidP="00000000" w:rsidRDefault="00000000" w:rsidRPr="00000000" w14:paraId="0000005B">
      <w:pPr>
        <w:pBdr>
          <w:bottom w:color="cccccc" w:space="1" w:sz="6" w:val="single"/>
        </w:pBdr>
        <w:spacing w:after="120" w:before="120" w:lineRule="auto"/>
        <w:rPr/>
      </w:pPr>
      <w:r w:rsidDel="00000000" w:rsidR="00000000" w:rsidRPr="00000000">
        <w:rPr>
          <w:rtl w:val="0"/>
        </w:rPr>
      </w:r>
    </w:p>
    <w:p w:rsidR="00000000" w:rsidDel="00000000" w:rsidP="00000000" w:rsidRDefault="00000000" w:rsidRPr="00000000" w14:paraId="0000005C">
      <w:pPr>
        <w:spacing w:after="120" w:before="240" w:lineRule="auto"/>
        <w:jc w:val="center"/>
        <w:rPr/>
      </w:pPr>
      <w:r w:rsidDel="00000000" w:rsidR="00000000" w:rsidRPr="00000000">
        <w:rPr>
          <w:color w:val="777777"/>
          <w:sz w:val="20"/>
          <w:szCs w:val="20"/>
          <w:rtl w:val="0"/>
        </w:rPr>
        <w:t xml:space="preserve">Jack Bradham — GoFlight — hello@goflight.ai</w:t>
      </w:r>
      <w:r w:rsidDel="00000000" w:rsidR="00000000" w:rsidRPr="00000000">
        <w:rPr>
          <w:rtl w:val="0"/>
        </w:rPr>
      </w:r>
    </w:p>
    <w:p w:rsidR="00000000" w:rsidDel="00000000" w:rsidP="00000000" w:rsidRDefault="00000000" w:rsidRPr="00000000" w14:paraId="0000005D">
      <w:pPr>
        <w:spacing w:after="0" w:before="0" w:lineRule="auto"/>
        <w:jc w:val="center"/>
        <w:rPr/>
      </w:pPr>
      <w:r w:rsidDel="00000000" w:rsidR="00000000" w:rsidRPr="00000000">
        <w:rPr>
          <w:i w:val="1"/>
          <w:iCs w:val="1"/>
          <w:color w:val="999999"/>
          <w:sz w:val="18"/>
          <w:szCs w:val="18"/>
          <w:rtl w:val="0"/>
        </w:rPr>
        <w:t xml:space="preserve">Working draft. Expect this to change as the thinking sharpens.</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 Harris" w:id="10" w:date="2026-04-19T15:49:00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of these are there?  Why US only?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trying to understand if the play is really for owner operates to spend more time growing their direct sales business (and less time on operations)</w:t>
      </w:r>
    </w:p>
  </w:comment>
  <w:comment w:author="Jay Harris" w:id="5" w:date="2026-04-20T11:55:2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real in any software.</w:t>
      </w:r>
    </w:p>
  </w:comment>
  <w:comment w:author="Jay Harris" w:id="11" w:date="2026-04-20T12:13:11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reword?  what does "not conversation" mean?</w:t>
      </w:r>
    </w:p>
  </w:comment>
  <w:comment w:author="Jay Harris" w:id="8" w:date="2026-04-20T11:58:34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opinion, not sure needed.</w:t>
      </w:r>
    </w:p>
  </w:comment>
  <w:comment w:author="Jay Harris" w:id="0" w:date="2026-04-20T11:48:09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FlynAI will increase revenue and evelvate the experience of everyone in your operations by taking care of the busywork - chasing vendors, propagating changes, tracking trips - so your - freeing your team to focus on the customer experience and booking deposits.</w:t>
      </w:r>
    </w:p>
  </w:comment>
  <w:comment w:author="Jay Harris" w:id="14" w:date="2026-04-20T12:14:48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on the key message here</w:t>
      </w:r>
    </w:p>
  </w:comment>
  <w:comment w:author="Jay Harris" w:id="3" w:date="2026-04-20T11:51:54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"state". is this an aviation term for status?</w:t>
      </w:r>
    </w:p>
  </w:comment>
  <w:comment w:author="Jay Harris" w:id="4" w:date="2026-04-20T11:53:38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starts saying there is already a solution and ends with saying, the solution does not work.  I would consider focused on "current software does abc, but not xyz"</w:t>
      </w:r>
    </w:p>
  </w:comment>
  <w:comment w:author="Jay Harris" w:id="1" w:date="2026-04-20T11:49:26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like a different problem.</w:t>
      </w:r>
    </w:p>
  </w:comment>
  <w:comment w:author="Jay Harris" w:id="7" w:date="2026-04-20T11:57:11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 opportunities to increase revenue, evelvate customer experience, and reduce the operational chaos.</w:t>
      </w:r>
    </w:p>
  </w:comment>
  <w:comment w:author="Jay Harris" w:id="15" w:date="2026-04-20T12:16:34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segment unique?  Why will Hamiltion AI's solution not serve them well?</w:t>
      </w:r>
    </w:p>
  </w:comment>
  <w:comment w:author="Jay Harris" w:id="2" w:date="2026-04-20T11:50:44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Jay Harris" w:id="9" w:date="2026-04-20T11:59:46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you?  the owner? or the dispatcher and operator?</w:t>
      </w:r>
    </w:p>
  </w:comment>
  <w:comment w:author="Jay Harris" w:id="13" w:date="2026-04-19T15:54:34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you call in a moat?  because it surrounds the 135 business?</w:t>
      </w:r>
    </w:p>
  </w:comment>
  <w:comment w:author="Jay Harris" w:id="6" w:date="2026-04-19T16:32:16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 demo of the ~10 top capabilities this agent will preform?  Will you limit the agent to certain activities?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texting the customer on delays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requirements to the caterout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updates the catering on changes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cleaners?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fuel request?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reminders to customer on "day of" information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crew arrangement?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crew "day off" information</w:t>
      </w:r>
    </w:p>
  </w:comment>
  <w:comment w:author="Jay Harris" w:id="12" w:date="2026-04-19T15:51:42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sales pitch to get a first customer.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